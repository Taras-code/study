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ascii="-apple-system" w:hAnsi="-apple-system" w:eastAsia="-apple-system" w:cs="-apple-system"/>
          <w:b/>
          <w:i w:val="0"/>
          <w:caps w:val="0"/>
          <w:color w:val="3F4A54"/>
          <w:spacing w:val="0"/>
          <w:sz w:val="42"/>
          <w:szCs w:val="42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42"/>
          <w:szCs w:val="42"/>
          <w:shd w:val="clear" w:fill="FFFFFF"/>
        </w:rPr>
        <w:t>Dify绘图工具解析：</w:t>
      </w:r>
      <w:bookmarkStart w:id="0" w:name="_GoBack"/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42"/>
          <w:szCs w:val="42"/>
          <w:shd w:val="clear" w:fill="FFFFFF"/>
        </w:rPr>
        <w:t>硅基流动与其他主流工具的实战对比</w:t>
      </w:r>
      <w:bookmarkEnd w:id="0"/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引言：AI绘图时代的到来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在AI技术迅猛发展的今天，图像生成已成为AI应用的重要组成部分。Dify作为一款开源的LLM应用开发平台，虽然本身不提供内置绘图功能，但通过其强大的自定义工具能力，可以轻松集成各类AI绘图模型。本文将深入探讨Dify平台中可用的绘图工具，特别聚焦于硅基流动（SiliconFlow）这一热门选择，并提供详细的实战对比和操作指南，助你快速构建自己的AI绘图应用。</w:t>
      </w:r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一、Dify绘图工具概述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Dify本身并不提供内置的绘图功能，但它通过"自定义工具"机制，支持开发者轻松集成第三方AI绘图API。根据知识库信息，Dify的绘图工具主要通过以下方式实现：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自定义工具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：使用OpenAPI/Swagger标准格式，将第三方绘图API集成到Dify平台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工作流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 ：通过Dify的工作流功能，将绘图API与其他AI功能结合，构建更复杂的AI应用。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"Dify中的工具是指其平台内置或支持集成的功能插件，用于扩展AI应用的能力。"这意味着，虽然Dify没有自带绘图功能，但通过工具集成，你可以让Dify具备强大的绘图能力。</w:t>
      </w:r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二、硅基流动（SiliconFlow）：AI绘图领域的明星选择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1. 公司与产品背景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center"/>
        <w:rPr>
          <w:rFonts w:ascii="Google Sans Text" w:hAnsi="Google Sans Text" w:eastAsia="Google Sans Text" w:cs="Google Sans Text"/>
          <w:i w:val="0"/>
          <w:caps w:val="0"/>
          <w:color w:val="5F6368"/>
          <w:spacing w:val="0"/>
          <w:sz w:val="19"/>
          <w:szCs w:val="19"/>
        </w:rPr>
      </w:pPr>
      <w:ins w:id="0">
        <w:r>
          <w:rPr>
            <w:rFonts w:hint="default" w:ascii="Google Sans Text" w:hAnsi="Google Sans Text" w:eastAsia="Google Sans Text" w:cs="Google Sans Text"/>
            <w:i w:val="0"/>
            <w:caps w:val="0"/>
            <w:color w:val="5F6368"/>
            <w:spacing w:val="0"/>
            <w:kern w:val="0"/>
            <w:sz w:val="19"/>
            <w:szCs w:val="19"/>
            <w:bdr w:val="none" w:color="auto" w:sz="0" w:space="0"/>
            <w:shd w:val="clear" w:fill="FFFFFF"/>
            <w:lang w:val="en-US" w:eastAsia="zh-CN" w:bidi="ar"/>
          </w:rPr>
          <w:t>深入探索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AI开发工具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Python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性能监控工具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开发语言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Android应用管理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智能手机应用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iOS应用管理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8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电子书阅读器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9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持续集成服务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0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程序员T恤</w:t>
        </w:r>
      </w:ins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硅基流动（SiliconFlow）是一家专注于人工智能基础设施和生成式AI技术的初创公司。其核心产品SiliconCloud平台提供模型云服务，支持多种开源大语言模型和图像生成模型。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根据知识库[8]，硅基流动提供三大核心产品：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SiliconCloud（模型云服务平台）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SiliconLLM（大型语言模型推理引擎）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OneDiff（高性能文本到图像/视频加速库）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2. 绘图模型支持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硅基流动支持多种主流图像生成模型，特别值得一提的是其对FLUX.1系列模型的全面支持：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FLUX.1 [dev]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：120亿参数，完全开源（Apache2.0许可），适合高质量图像生成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FLUX.1 [schnell]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：最快速的本地开发和个人使用模型，适合快速生成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3. 免费额度与使用体验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center"/>
        <w:rPr>
          <w:rFonts w:hint="default" w:ascii="Google Sans Text" w:hAnsi="Google Sans Text" w:eastAsia="Google Sans Text" w:cs="Google Sans Text"/>
          <w:i w:val="0"/>
          <w:caps w:val="0"/>
          <w:color w:val="5F6368"/>
          <w:spacing w:val="0"/>
          <w:sz w:val="19"/>
          <w:szCs w:val="19"/>
        </w:rPr>
      </w:pPr>
      <w:ins w:id="11">
        <w:r>
          <w:rPr>
            <w:rFonts w:hint="default" w:ascii="Google Sans Text" w:hAnsi="Google Sans Text" w:eastAsia="Google Sans Text" w:cs="Google Sans Text"/>
            <w:i w:val="0"/>
            <w:caps w:val="0"/>
            <w:color w:val="5F6368"/>
            <w:spacing w:val="0"/>
            <w:kern w:val="0"/>
            <w:sz w:val="19"/>
            <w:szCs w:val="19"/>
            <w:bdr w:val="none" w:color="auto" w:sz="0" w:space="0"/>
            <w:shd w:val="clear" w:fill="FFFFFF"/>
            <w:lang w:val="en-US" w:eastAsia="zh-CN" w:bidi="ar"/>
          </w:rPr>
          <w:t>深入探索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2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智能手机应用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3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性能监控工具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4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应用性能优化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5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在线编程平台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6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IT认证考试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7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前端开发技术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8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计算机硬件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19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数据库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0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告警信息推送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1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arkui</w:t>
        </w:r>
      </w:ins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硅基流动为新用户提供极具吸引力的免费额度：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每分钟调用2次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（IPM=2）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每天400次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（IPD=400）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无需绑定信用卡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，注册即可使用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这与Together.ai的免费额度（每分钟10次）相比，虽然调用次数较少，但对个人开发者和小规模应用来说已经足够使用。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4. 集成方式与API文档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硅基流动的API文档非常清晰，支持通过标准的HTTP请求调用。其API格式如下：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bash复制代码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curl --request POST \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--url https://api.siliconflow.cn/v1/black-forest-labs/FLUX.1-schnell/text-to-image \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--header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'accept: application/json'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\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--header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'content-type: application/json'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\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--data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'{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 xml:space="preserve">    "prompt": "an island near sea, with seagulls, moon shining over the sea, light house, boats int he background, fish flying over the sea",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 xml:space="preserve">    "image_size": "768x1024",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 xml:space="preserve">    "num_inference_steps": 20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 xml:space="preserve">  }'</w:t>
      </w:r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三、主流AI绘图工具对比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1. 硅基流动 vs </w:t>
      </w:r>
      <w:r>
        <w:rPr>
          <w:rFonts w:hint="default" w:ascii="-apple-system" w:hAnsi="-apple-system" w:eastAsia="-apple-system" w:cs="-apple-system"/>
          <w:b/>
          <w:i w:val="0"/>
          <w:caps w:val="0"/>
          <w:spacing w:val="0"/>
          <w:sz w:val="26"/>
          <w:szCs w:val="26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b/>
          <w:i w:val="0"/>
          <w:caps w:val="0"/>
          <w:spacing w:val="0"/>
          <w:sz w:val="26"/>
          <w:szCs w:val="26"/>
          <w:u w:val="none"/>
          <w:shd w:val="clear" w:fill="FFFFFF"/>
        </w:rPr>
        <w:instrText xml:space="preserve"> HYPERLINK "http://together.ai/" \t "https://jishuzhan.net/article/_blank" </w:instrText>
      </w:r>
      <w:r>
        <w:rPr>
          <w:rFonts w:hint="default" w:ascii="-apple-system" w:hAnsi="-apple-system" w:eastAsia="-apple-system" w:cs="-apple-system"/>
          <w:b/>
          <w:i w:val="0"/>
          <w:caps w:val="0"/>
          <w:spacing w:val="0"/>
          <w:sz w:val="26"/>
          <w:szCs w:val="26"/>
          <w:u w:val="none"/>
          <w:shd w:val="clear" w:fill="FFFFFF"/>
        </w:rPr>
        <w:fldChar w:fldCharType="separate"/>
      </w:r>
      <w:r>
        <w:rPr>
          <w:rStyle w:val="9"/>
          <w:rFonts w:hint="default" w:ascii="-apple-system" w:hAnsi="-apple-system" w:eastAsia="-apple-system" w:cs="-apple-system"/>
          <w:b/>
          <w:i w:val="0"/>
          <w:caps w:val="0"/>
          <w:spacing w:val="0"/>
          <w:sz w:val="26"/>
          <w:szCs w:val="26"/>
          <w:u w:val="none"/>
          <w:shd w:val="clear" w:fill="FFFFFF"/>
        </w:rPr>
        <w:t>Together.ai</w:t>
      </w:r>
      <w:r>
        <w:rPr>
          <w:rFonts w:hint="default" w:ascii="-apple-system" w:hAnsi="-apple-system" w:eastAsia="-apple-system" w:cs="-apple-system"/>
          <w:b/>
          <w:i w:val="0"/>
          <w:caps w:val="0"/>
          <w:spacing w:val="0"/>
          <w:sz w:val="26"/>
          <w:szCs w:val="26"/>
          <w:u w:val="none"/>
          <w:shd w:val="clear" w:fill="FFFFFF"/>
        </w:rPr>
        <w:fldChar w:fldCharType="end"/>
      </w:r>
    </w:p>
    <w:tbl>
      <w:tblPr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4212"/>
        <w:gridCol w:w="33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4212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硅基流动</w:t>
            </w:r>
          </w:p>
        </w:tc>
        <w:tc>
          <w:tcPr>
            <w:tcW w:w="338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"http://together.ai/" \t "https://jishuzhan.net/article/_blank" </w:instrText>
            </w: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-apple-system" w:hAnsi="-apple-system" w:eastAsia="-apple-system" w:cs="-apple-system"/>
                <w:b/>
                <w:i w:val="0"/>
                <w:caps w:val="0"/>
                <w:color w:val="2D8CF0"/>
                <w:spacing w:val="0"/>
                <w:sz w:val="19"/>
                <w:szCs w:val="19"/>
                <w:u w:val="none"/>
                <w:bdr w:val="none" w:color="auto" w:sz="0" w:space="0"/>
              </w:rPr>
              <w:t>Together.ai</w:t>
            </w: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4212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每分钟2次，每天400次</w:t>
            </w:r>
          </w:p>
        </w:tc>
        <w:tc>
          <w:tcPr>
            <w:tcW w:w="338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每分钟10次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模型支持</w:t>
            </w:r>
          </w:p>
        </w:tc>
        <w:tc>
          <w:tcPr>
            <w:tcW w:w="4212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FLUX.1 [dev/schnell]、Stable Diffusion系列等</w:t>
            </w:r>
          </w:p>
        </w:tc>
        <w:tc>
          <w:tcPr>
            <w:tcW w:w="338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FLUX.1 [schnell]、FLUX.1.1 [pro]等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API文档</w:t>
            </w:r>
          </w:p>
        </w:tc>
        <w:tc>
          <w:tcPr>
            <w:tcW w:w="4212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清晰易用</w:t>
            </w:r>
          </w:p>
        </w:tc>
        <w:tc>
          <w:tcPr>
            <w:tcW w:w="338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清晰易用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注册要求</w:t>
            </w:r>
          </w:p>
        </w:tc>
        <w:tc>
          <w:tcPr>
            <w:tcW w:w="4212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无需信用卡</w:t>
            </w:r>
          </w:p>
        </w:tc>
        <w:tc>
          <w:tcPr>
            <w:tcW w:w="338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无需信用卡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价格</w:t>
            </w:r>
          </w:p>
        </w:tc>
        <w:tc>
          <w:tcPr>
            <w:tcW w:w="4212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免费额度充足</w:t>
            </w:r>
          </w:p>
        </w:tc>
        <w:tc>
          <w:tcPr>
            <w:tcW w:w="338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免费额度更宽松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4212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个人开发者、小规模应用</w:t>
            </w:r>
          </w:p>
        </w:tc>
        <w:tc>
          <w:tcPr>
            <w:tcW w:w="338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个人开发者、小规模应用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从使用体验来看，硅基流动的免费额度虽然比Together.ai少，但对大多数个人用户和小型应用已经足够。且硅基流动的API文档和集成过程相对简单，更适合新手上手。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center"/>
        <w:rPr>
          <w:rFonts w:hint="default" w:ascii="Google Sans Text" w:hAnsi="Google Sans Text" w:eastAsia="Google Sans Text" w:cs="Google Sans Text"/>
          <w:i w:val="0"/>
          <w:caps w:val="0"/>
          <w:color w:val="5F6368"/>
          <w:spacing w:val="0"/>
          <w:sz w:val="19"/>
          <w:szCs w:val="19"/>
        </w:rPr>
      </w:pPr>
      <w:ins w:id="22">
        <w:r>
          <w:rPr>
            <w:rFonts w:hint="default" w:ascii="Google Sans Text" w:hAnsi="Google Sans Text" w:eastAsia="Google Sans Text" w:cs="Google Sans Text"/>
            <w:i w:val="0"/>
            <w:caps w:val="0"/>
            <w:color w:val="5F6368"/>
            <w:spacing w:val="0"/>
            <w:kern w:val="0"/>
            <w:sz w:val="19"/>
            <w:szCs w:val="19"/>
            <w:bdr w:val="none" w:color="auto" w:sz="0" w:space="0"/>
            <w:shd w:val="clear" w:fill="FFFFFF"/>
            <w:lang w:val="en-US" w:eastAsia="zh-CN" w:bidi="ar"/>
          </w:rPr>
          <w:t>深入探索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3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编程训练营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4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性能监控工具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5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智能手机应用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6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容器化技术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7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应用程序监控服务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8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AI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29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iOS应用管理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0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arkui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1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在线编程平台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2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数据库</w:t>
        </w:r>
      </w:ins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2. 硅基流动 vs Dify内置绘图功能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需要特别说明的是，Dify本身</w:t>
      </w: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没有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内置绘图功能，所以不存在"内置绘图功能"的对比。Dify需要通过自定义工具集成外部绘图API，而硅基流动是其中最热门的选择之一。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3. 硅基流动 vs 其他平台的绘图工具</w:t>
      </w:r>
    </w:p>
    <w:tbl>
      <w:tblPr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3"/>
        <w:gridCol w:w="1646"/>
        <w:gridCol w:w="2567"/>
        <w:gridCol w:w="23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3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164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绘图工具</w:t>
            </w:r>
          </w:p>
        </w:tc>
        <w:tc>
          <w:tcPr>
            <w:tcW w:w="2567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2395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Dify + 硅基流动</w:t>
            </w:r>
          </w:p>
        </w:tc>
        <w:tc>
          <w:tcPr>
            <w:tcW w:w="164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自定义工具集成</w:t>
            </w:r>
          </w:p>
        </w:tc>
        <w:tc>
          <w:tcPr>
            <w:tcW w:w="2567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每分钟2次，每天400次</w:t>
            </w:r>
          </w:p>
        </w:tc>
        <w:tc>
          <w:tcPr>
            <w:tcW w:w="2395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个人开发者、小规模应用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Dify + </w:t>
            </w: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"http://together.ai/" \t "https://jishuzhan.net/article/_blank" </w:instrText>
            </w: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-apple-system" w:hAnsi="-apple-system" w:eastAsia="-apple-system" w:cs="-apple-system"/>
                <w:i w:val="0"/>
                <w:caps w:val="0"/>
                <w:color w:val="2D8CF0"/>
                <w:spacing w:val="0"/>
                <w:sz w:val="19"/>
                <w:szCs w:val="19"/>
                <w:u w:val="none"/>
                <w:bdr w:val="none" w:color="auto" w:sz="0" w:space="0"/>
              </w:rPr>
              <w:t>Together.ai</w:t>
            </w: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2D8CF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164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自定义工具集成</w:t>
            </w:r>
          </w:p>
        </w:tc>
        <w:tc>
          <w:tcPr>
            <w:tcW w:w="2567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每分钟10次</w:t>
            </w:r>
          </w:p>
        </w:tc>
        <w:tc>
          <w:tcPr>
            <w:tcW w:w="2395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个人开发者、小规模应用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Coze</w:t>
            </w:r>
          </w:p>
        </w:tc>
        <w:tc>
          <w:tcPr>
            <w:tcW w:w="164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内置绘图插件</w:t>
            </w:r>
          </w:p>
        </w:tc>
        <w:tc>
          <w:tcPr>
            <w:tcW w:w="2567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有限免费额度</w:t>
            </w:r>
          </w:p>
        </w:tc>
        <w:tc>
          <w:tcPr>
            <w:tcW w:w="2395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快速构建AI应用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FastGPT</w:t>
            </w:r>
          </w:p>
        </w:tc>
        <w:tc>
          <w:tcPr>
            <w:tcW w:w="1646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需要自定义集成</w:t>
            </w:r>
          </w:p>
        </w:tc>
        <w:tc>
          <w:tcPr>
            <w:tcW w:w="2567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依赖第三方API</w:t>
            </w:r>
          </w:p>
        </w:tc>
        <w:tc>
          <w:tcPr>
            <w:tcW w:w="2395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知识库问答+绘图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可以看出，Dify通过集成硅基流动是实现AI绘图功能的最经济、最灵活的方式。</w:t>
      </w:r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四、实战案例：在Dify中创建Flux绘图机器人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以下是一个详细的实战教程，教你如何在Dify中集成硅基流动，创建一个Flux绘图机器人。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center"/>
        <w:rPr>
          <w:rFonts w:hint="default" w:ascii="Google Sans Text" w:hAnsi="Google Sans Text" w:eastAsia="Google Sans Text" w:cs="Google Sans Text"/>
          <w:i w:val="0"/>
          <w:caps w:val="0"/>
          <w:color w:val="5F6368"/>
          <w:spacing w:val="0"/>
          <w:sz w:val="19"/>
          <w:szCs w:val="19"/>
        </w:rPr>
      </w:pPr>
      <w:ins w:id="33">
        <w:r>
          <w:rPr>
            <w:rFonts w:hint="default" w:ascii="Google Sans Text" w:hAnsi="Google Sans Text" w:eastAsia="Google Sans Text" w:cs="Google Sans Text"/>
            <w:i w:val="0"/>
            <w:caps w:val="0"/>
            <w:color w:val="5F6368"/>
            <w:spacing w:val="0"/>
            <w:kern w:val="0"/>
            <w:sz w:val="19"/>
            <w:szCs w:val="19"/>
            <w:bdr w:val="none" w:color="auto" w:sz="0" w:space="0"/>
            <w:shd w:val="clear" w:fill="FFFFFF"/>
            <w:lang w:val="en-US" w:eastAsia="zh-CN" w:bidi="ar"/>
          </w:rPr>
          <w:t>深入探索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4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编程训练营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5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人工智能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6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iOS应用管理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7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arkui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8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性能监控工具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39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异常监测系统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0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Python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1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Python数据分析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2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电子书阅读器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3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编程语言课程</w:t>
        </w:r>
      </w:ins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1. 准备工作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步骤1：注册硅基流动账号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访问</w:t>
      </w:r>
      <w:r>
        <w:rPr>
          <w:rFonts w:hint="default" w:ascii="-apple-system" w:hAnsi="-apple-system" w:eastAsia="-apple-system" w:cs="-apple-system"/>
          <w:i w:val="0"/>
          <w:caps w:val="0"/>
          <w:color w:val="2D8CF0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color w:val="2D8CF0"/>
          <w:spacing w:val="0"/>
          <w:sz w:val="19"/>
          <w:szCs w:val="19"/>
          <w:u w:val="none"/>
          <w:shd w:val="clear" w:fill="FFFFFF"/>
        </w:rPr>
        <w:instrText xml:space="preserve"> HYPERLINK "https://cloud.siliconflow.cn/" \t "https://jishuzhan.net/article/_blank" </w:instrText>
      </w:r>
      <w:r>
        <w:rPr>
          <w:rFonts w:hint="default" w:ascii="-apple-system" w:hAnsi="-apple-system" w:eastAsia="-apple-system" w:cs="-apple-system"/>
          <w:i w:val="0"/>
          <w:caps w:val="0"/>
          <w:color w:val="2D8CF0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9"/>
          <w:rFonts w:hint="default" w:ascii="-apple-system" w:hAnsi="-apple-system" w:eastAsia="-apple-system" w:cs="-apple-system"/>
          <w:i w:val="0"/>
          <w:caps w:val="0"/>
          <w:color w:val="2D8CF0"/>
          <w:spacing w:val="0"/>
          <w:sz w:val="19"/>
          <w:szCs w:val="19"/>
          <w:u w:val="none"/>
          <w:shd w:val="clear" w:fill="FFFFFF"/>
        </w:rPr>
        <w:t>https://cloud.siliconflow.cn</w:t>
      </w:r>
      <w:r>
        <w:rPr>
          <w:rFonts w:hint="default" w:ascii="-apple-system" w:hAnsi="-apple-system" w:eastAsia="-apple-system" w:cs="-apple-system"/>
          <w:i w:val="0"/>
          <w:caps w:val="0"/>
          <w:color w:val="2D8CF0"/>
          <w:spacing w:val="0"/>
          <w:sz w:val="19"/>
          <w:szCs w:val="19"/>
          <w:u w:val="none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注册账号并登录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点击"账号管理"→"API密钥"→"新建API密钥"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保存生成的API Key（后续需要用到）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步骤2：安装Dify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通过Docker部署Dify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访问</w:t>
      </w:r>
      <w:r>
        <w:rPr>
          <w:rStyle w:val="10"/>
          <w:rFonts w:hint="default" w:ascii="-apple-system" w:hAnsi="-apple-system" w:eastAsia="-apple-system" w:cs="-apple-system"/>
          <w:i w:val="0"/>
          <w:caps w:val="0"/>
          <w:color w:val="3594F7"/>
          <w:spacing w:val="0"/>
          <w:sz w:val="19"/>
          <w:szCs w:val="19"/>
          <w:bdr w:val="none" w:color="auto" w:sz="0" w:space="0"/>
          <w:shd w:val="clear" w:fill="FFFFFF"/>
        </w:rPr>
        <w:t>http://localhost:5000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，完成初始化设置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2. 集成硅基流动到Dify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center"/>
        <w:rPr>
          <w:rFonts w:hint="default" w:ascii="Google Sans Text" w:hAnsi="Google Sans Text" w:eastAsia="Google Sans Text" w:cs="Google Sans Text"/>
          <w:i w:val="0"/>
          <w:caps w:val="0"/>
          <w:color w:val="5F6368"/>
          <w:spacing w:val="0"/>
          <w:sz w:val="19"/>
          <w:szCs w:val="19"/>
        </w:rPr>
      </w:pPr>
      <w:ins w:id="44">
        <w:r>
          <w:rPr>
            <w:rFonts w:hint="default" w:ascii="Google Sans Text" w:hAnsi="Google Sans Text" w:eastAsia="Google Sans Text" w:cs="Google Sans Text"/>
            <w:i w:val="0"/>
            <w:caps w:val="0"/>
            <w:color w:val="5F6368"/>
            <w:spacing w:val="0"/>
            <w:kern w:val="0"/>
            <w:sz w:val="19"/>
            <w:szCs w:val="19"/>
            <w:bdr w:val="none" w:color="auto" w:sz="0" w:space="0"/>
            <w:shd w:val="clear" w:fill="FFFFFF"/>
            <w:lang w:val="en-US" w:eastAsia="zh-CN" w:bidi="ar"/>
          </w:rPr>
          <w:t>深入探索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5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MCP协议服务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6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在线编程平台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7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异常监测系统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8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人工智能技术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49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iOS应用管理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0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Java开发服务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1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人工智能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2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容器化技术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3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开发语言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4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AI验证码识别</w:t>
        </w:r>
      </w:ins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步骤1：在Dify中添加硅基流动模型供应商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登录Dify，点击右上角"设置"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在"模型供应商"中找到"硅基流动"，点击"安装"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安装完成后，点击"设置"→"模型供应商"→"硅基流动"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在API Key字段中填入之前获取的硅基流动API Key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步骤2：创建自定义工具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点击"工具"→"自定义工具"→"创建自定义工具"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选择"OpenAPI"格式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点击"导入OpenAPI"，粘贴以下内容（基于硅基流动API文档）：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json复制代码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"openapi"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"3.0.3"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"info"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"title"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"FLUX.1 Schnell Text-to-Image API"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"description"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"This API generates images based on a text prompt."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"version"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"1.0.0"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},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"servers"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[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"url"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"https://api.siliconflow.cn/v1/black-forest-labs"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],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"paths"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"/FLUX.1-schnell/text-to-image"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"post"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"operationId"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"generateImage"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"requestBody"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"required"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C678DD"/>
          <w:sz w:val="16"/>
          <w:szCs w:val="16"/>
          <w:bdr w:val="none" w:color="auto" w:sz="0" w:space="0"/>
          <w:shd w:val="clear" w:fill="282C34"/>
        </w:rPr>
        <w:t>true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"content"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"application/json"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"schema"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"type"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"object"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"properties"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"prompt"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"type"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"string"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"description"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"The text prompt for image generation"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},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"image_size"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"type"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"string"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"description"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"Image size (e.g., '768x1024')"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},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"num_inference_steps"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"type"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"integer"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"description"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"Number of inference steps"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},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"required"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[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"prompt"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]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},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"responses"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"200"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"description"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"Successful response"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"content"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"application/json"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"schema"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"type"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"object"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"properties"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"image"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: {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"type"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"string"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"format"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"uri"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>,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  </w:t>
      </w:r>
      <w:r>
        <w:rPr>
          <w:rFonts w:hint="default" w:ascii="source-code-pro" w:hAnsi="source-code-pro" w:eastAsia="source-code-pro" w:cs="source-code-pro"/>
          <w:color w:val="D19A66"/>
          <w:sz w:val="16"/>
          <w:szCs w:val="16"/>
          <w:bdr w:val="none" w:color="auto" w:sz="0" w:space="0"/>
          <w:shd w:val="clear" w:fill="282C34"/>
        </w:rPr>
        <w:t>"description"</w:t>
      </w: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: </w:t>
      </w:r>
      <w:r>
        <w:rPr>
          <w:rFonts w:hint="default" w:ascii="source-code-pro" w:hAnsi="source-code-pro" w:eastAsia="source-code-pro" w:cs="source-code-pro"/>
          <w:color w:val="98C379"/>
          <w:sz w:val="16"/>
          <w:szCs w:val="16"/>
          <w:bdr w:val="none" w:color="auto" w:sz="0" w:space="0"/>
          <w:shd w:val="clear" w:fill="282C34"/>
        </w:rPr>
        <w:t>"URL of the generated image"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ource-code-pro" w:hAnsi="source-code-pro" w:eastAsia="source-code-pro" w:cs="source-code-pro"/>
          <w:color w:val="A9B7C6"/>
          <w:sz w:val="16"/>
          <w:szCs w:val="16"/>
          <w:bdr w:val="none" w:color="auto" w:sz="0" w:space="0"/>
          <w:shd w:val="clear" w:fill="282C34"/>
        </w:rPr>
        <w:t xml:space="preserve">  }}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步骤3：创建绘图应用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center"/>
        <w:rPr>
          <w:rFonts w:hint="default" w:ascii="Google Sans Text" w:hAnsi="Google Sans Text" w:eastAsia="Google Sans Text" w:cs="Google Sans Text"/>
          <w:i w:val="0"/>
          <w:caps w:val="0"/>
          <w:color w:val="5F6368"/>
          <w:spacing w:val="0"/>
          <w:sz w:val="19"/>
          <w:szCs w:val="19"/>
        </w:rPr>
      </w:pPr>
      <w:ins w:id="55">
        <w:r>
          <w:rPr>
            <w:rFonts w:hint="default" w:ascii="Google Sans Text" w:hAnsi="Google Sans Text" w:eastAsia="Google Sans Text" w:cs="Google Sans Text"/>
            <w:i w:val="0"/>
            <w:caps w:val="0"/>
            <w:color w:val="5F6368"/>
            <w:spacing w:val="0"/>
            <w:kern w:val="0"/>
            <w:sz w:val="19"/>
            <w:szCs w:val="19"/>
            <w:bdr w:val="none" w:color="auto" w:sz="0" w:space="0"/>
            <w:shd w:val="clear" w:fill="FFFFFF"/>
            <w:lang w:val="en-US" w:eastAsia="zh-CN" w:bidi="ar"/>
          </w:rPr>
          <w:t>深入探索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6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操作系统教程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7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告警信息推送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8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编程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59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程序设计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0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IT认证考试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1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Python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2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AI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3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编程语言课程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4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开发语言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5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计算机硬件</w:t>
        </w:r>
      </w:ins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点击"工作室"→"创建空白应用"→"Chatflow"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在工作流编辑器中，添加"文本输入"节点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添加"自定义工具"节点，选择之前创建的硅基流动工具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配置参数：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Prompt: 从"文本输入"节点获取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image_size: 设置为"768x1024"（可根据需要调整）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num_inference_steps: 设置为20（默认值）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步骤4：测试应用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点击"测试"按钮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在输入框中输入提示词，如"Kung Fu Panda holds a 'Dify with Flux' banner, Pixar style."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点击"发送"，查看生成的图片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3. 高级功能：构建完整的绘图工作流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center"/>
        <w:rPr>
          <w:rFonts w:hint="default" w:ascii="Google Sans Text" w:hAnsi="Google Sans Text" w:eastAsia="Google Sans Text" w:cs="Google Sans Text"/>
          <w:i w:val="0"/>
          <w:caps w:val="0"/>
          <w:color w:val="5F6368"/>
          <w:spacing w:val="0"/>
          <w:sz w:val="19"/>
          <w:szCs w:val="19"/>
        </w:rPr>
      </w:pPr>
      <w:ins w:id="66">
        <w:r>
          <w:rPr>
            <w:rFonts w:hint="default" w:ascii="Google Sans Text" w:hAnsi="Google Sans Text" w:eastAsia="Google Sans Text" w:cs="Google Sans Text"/>
            <w:i w:val="0"/>
            <w:caps w:val="0"/>
            <w:color w:val="5F6368"/>
            <w:spacing w:val="0"/>
            <w:kern w:val="0"/>
            <w:sz w:val="19"/>
            <w:szCs w:val="19"/>
            <w:bdr w:val="none" w:color="auto" w:sz="0" w:space="0"/>
            <w:shd w:val="clear" w:fill="FFFFFF"/>
            <w:lang w:val="en-US" w:eastAsia="zh-CN" w:bidi="ar"/>
          </w:rPr>
          <w:t>深入探索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7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开发语言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8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Java开发服务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69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告警信息推送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0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方舟UI框架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1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编程语言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2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持续集成服务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3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程序员T恤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4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编程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5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Android应用管理</w:t>
        </w:r>
      </w:ins>
    </w:p>
    <w:p>
      <w:pPr>
        <w:keepNext w:val="0"/>
        <w:keepLines w:val="0"/>
        <w:widowControl/>
        <w:suppressLineNumbers w:val="0"/>
        <w:pBdr>
          <w:top w:val="single" w:color="D7D7D7" w:sz="4" w:space="1"/>
          <w:left w:val="single" w:color="D7D7D7" w:sz="4" w:space="3"/>
          <w:bottom w:val="single" w:color="D7D7D7" w:sz="4" w:space="1"/>
          <w:right w:val="single" w:color="D7D7D7" w:sz="4" w:space="4"/>
        </w:pBdr>
        <w:shd w:val="clear" w:fill="FFFFFF"/>
        <w:spacing w:after="0" w:afterAutospacing="0"/>
        <w:ind w:left="0" w:right="0" w:firstLine="0"/>
        <w:jc w:val="center"/>
        <w:rPr>
          <w:rFonts w:hint="default" w:ascii="Roboto" w:hAnsi="Roboto" w:eastAsia="Roboto" w:cs="Roboto"/>
          <w:i w:val="0"/>
          <w:caps w:val="0"/>
          <w:color w:val="1A73E8"/>
          <w:spacing w:val="0"/>
          <w:sz w:val="19"/>
          <w:szCs w:val="19"/>
        </w:rPr>
      </w:pPr>
      <w:ins w:id="76">
        <w:r>
          <w:rPr>
            <w:rFonts w:hint="default" w:ascii="Roboto" w:hAnsi="Roboto" w:eastAsia="Roboto" w:cs="Roboto"/>
            <w:i w:val="0"/>
            <w:caps w:val="0"/>
            <w:color w:val="1A73E8"/>
            <w:spacing w:val="0"/>
            <w:kern w:val="0"/>
            <w:sz w:val="19"/>
            <w:szCs w:val="19"/>
            <w:shd w:val="clear" w:fill="FFFFFF"/>
            <w:lang w:val="en-US" w:eastAsia="zh-CN" w:bidi="ar"/>
          </w:rPr>
          <w:t>计算机硬件</w:t>
        </w:r>
      </w:ins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在完成基础绘图功能后，可以进一步构建更复杂的工作流：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添加图片后处理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：使用Dify的"图像处理"工具对生成的图片进行裁剪、调整大小等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添加分享功能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：使用"分享到社交媒体"工具，将生成的图片一键分享到微信、微博等平台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保存历史记录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：使用"数据库"工具，将生成的图片和提示词保存到数据库中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多轮对话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：让AI根据用户反馈调整图片，实现迭代优化</w:t>
      </w:r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五、硅基流动的深度优势分析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1. 开源模型支持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硅基流动支持的FLUX.1 [dev]模型（120亿参数）完全开源（Apache2.0许可），这意味着：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可以在本地部署，避免依赖第三方API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适合企业级应用，满足数据安全需求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可以根据需求进行模型微调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2. 性能与速度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FLUX.1 [schnell]是"最快速的本地开发和个人使用模型"，这意味着：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生成速度比其他模型快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适合需要快速迭代的场景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低延迟，用户体验更好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3. 免费额度的性价比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硅基流动的免费额度（每天400次）对大多数个人和小型团队来说已经足够：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按照每天10-20次的使用频率，可以持续使用数周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无需担心费用问题，可以专注于应用开发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适合教学、演示等场景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4. 集成体验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硅基流动的API设计简洁明了，集成到Dify非常方便：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无需复杂的认证流程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文档清晰，示例丰富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与Dify的自定义工具机制完美匹配</w:t>
      </w:r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六、与其他平台的对比分析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1. Dify vs Coze</w:t>
      </w:r>
    </w:p>
    <w:tbl>
      <w:tblPr>
        <w:tblW w:w="57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2238"/>
        <w:gridCol w:w="22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8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Dify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Coze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绘图能力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需要自定义集成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内置绘图插件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开发灵活性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高（开源、可自定义）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中（封闭平台）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依赖第三方API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有限免费额度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企业级、定制化应用</w:t>
            </w:r>
          </w:p>
        </w:tc>
        <w:tc>
          <w:tcPr>
            <w:tcW w:w="223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快速构建、小规模应用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Dify更适合需要高度定制化和私有化部署的场景，而Coze更适合快速构建简单的AI应用。</w:t>
      </w:r>
    </w:p>
    <w:p>
      <w:pPr>
        <w:pStyle w:val="4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26"/>
          <w:szCs w:val="26"/>
          <w:shd w:val="clear" w:fill="FFFFFF"/>
        </w:rPr>
        <w:t>2. Dify vs FastGPT</w:t>
      </w:r>
    </w:p>
    <w:tbl>
      <w:tblPr>
        <w:tblW w:w="52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2490"/>
        <w:gridCol w:w="16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2490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Dify</w:t>
            </w:r>
          </w:p>
        </w:tc>
        <w:tc>
          <w:tcPr>
            <w:tcW w:w="166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b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FastGPT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绘图能力</w:t>
            </w:r>
          </w:p>
        </w:tc>
        <w:tc>
          <w:tcPr>
            <w:tcW w:w="2490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需要自定义集成</w:t>
            </w:r>
          </w:p>
        </w:tc>
        <w:tc>
          <w:tcPr>
            <w:tcW w:w="166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需要自定义集成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核心优势</w:t>
            </w:r>
          </w:p>
        </w:tc>
        <w:tc>
          <w:tcPr>
            <w:tcW w:w="2490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全面的LLMOps、工作流</w:t>
            </w:r>
          </w:p>
        </w:tc>
        <w:tc>
          <w:tcPr>
            <w:tcW w:w="166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知识库问答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开发难度</w:t>
            </w:r>
          </w:p>
        </w:tc>
        <w:tc>
          <w:tcPr>
            <w:tcW w:w="2490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166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2490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复杂AI应用</w:t>
            </w:r>
          </w:p>
        </w:tc>
        <w:tc>
          <w:tcPr>
            <w:tcW w:w="1668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sz w:val="19"/>
                <w:szCs w:val="19"/>
              </w:rPr>
            </w:pPr>
            <w:r>
              <w:rPr>
                <w:rFonts w:hint="default" w:ascii="-apple-system" w:hAnsi="-apple-system" w:eastAsia="-apple-system" w:cs="-apple-system"/>
                <w:i w:val="0"/>
                <w:caps w:val="0"/>
                <w:color w:val="3F4A5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知识库问答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hd w:val="clear" w:fill="FFFFFF"/>
        <w:spacing w:line="19" w:lineRule="atLeast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FastGPT更适合专注于知识库问答的场景，而Dify则适合需要复杂工作流和多模态能力的场景。</w:t>
      </w:r>
    </w:p>
    <w:p>
      <w:pPr>
        <w:pStyle w:val="3"/>
        <w:keepNext w:val="0"/>
        <w:keepLines w:val="0"/>
        <w:widowControl/>
        <w:suppressLineNumbers w:val="0"/>
        <w:pBdr>
          <w:bottom w:val="none" w:color="3F4A54" w:sz="0" w:space="0"/>
        </w:pBdr>
        <w:shd w:val="clear" w:fill="FFFFFF"/>
        <w:wordWrap w:val="0"/>
        <w:spacing w:before="294" w:beforeAutospacing="0" w:after="168" w:afterAutospacing="0"/>
        <w:ind w:left="0" w:right="0" w:firstLine="0"/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3F4A54"/>
          <w:spacing w:val="0"/>
          <w:sz w:val="31"/>
          <w:szCs w:val="31"/>
          <w:shd w:val="clear" w:fill="FFFFFF"/>
        </w:rPr>
        <w:t>七、实战建议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优先使用硅基流动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：对于大多数Dify用户，硅基流动是集成AI绘图功能的最佳选择，免费额度足够，集成简单。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优化提示词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：学习如何编写有效的提示词，可以显著提升生成图片的质量。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设置合理的参数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：根据需求调整image_size和num_inference_steps，平衡质量和速度。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 w:line="19" w:lineRule="atLeast"/>
        <w:ind w:left="0" w:right="0" w:hanging="360"/>
      </w:pPr>
      <w:r>
        <w:rPr>
          <w:rStyle w:val="8"/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添加后处理</w:t>
      </w:r>
      <w:r>
        <w:rPr>
          <w:rFonts w:hint="default" w:ascii="-apple-system" w:hAnsi="-apple-system" w:eastAsia="-apple-system" w:cs="-apple-system"/>
          <w:i w:val="0"/>
          <w:caps w:val="0"/>
          <w:color w:val="3F4A54"/>
          <w:spacing w:val="0"/>
          <w:sz w:val="19"/>
          <w:szCs w:val="19"/>
          <w:shd w:val="clear" w:fill="FFFFFF"/>
        </w:rPr>
        <w:t>：使用Dify的图像处理工具，对生成的图片进行优化。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-code-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2A518"/>
    <w:multiLevelType w:val="multilevel"/>
    <w:tmpl w:val="6942A5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942A523"/>
    <w:multiLevelType w:val="multilevel"/>
    <w:tmpl w:val="6942A5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942A52E"/>
    <w:multiLevelType w:val="multilevel"/>
    <w:tmpl w:val="6942A5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942A539"/>
    <w:multiLevelType w:val="multilevel"/>
    <w:tmpl w:val="6942A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942A544"/>
    <w:multiLevelType w:val="multilevel"/>
    <w:tmpl w:val="6942A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942A54F"/>
    <w:multiLevelType w:val="multilevel"/>
    <w:tmpl w:val="6942A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42A55A"/>
    <w:multiLevelType w:val="multilevel"/>
    <w:tmpl w:val="6942A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942A565"/>
    <w:multiLevelType w:val="multilevel"/>
    <w:tmpl w:val="6942A5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942A570"/>
    <w:multiLevelType w:val="multilevel"/>
    <w:tmpl w:val="6942A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942A57B"/>
    <w:multiLevelType w:val="multilevel"/>
    <w:tmpl w:val="6942A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942A586"/>
    <w:multiLevelType w:val="multilevel"/>
    <w:tmpl w:val="6942A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42A591"/>
    <w:multiLevelType w:val="multilevel"/>
    <w:tmpl w:val="6942A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942A59C"/>
    <w:multiLevelType w:val="multilevel"/>
    <w:tmpl w:val="6942A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942A5A7"/>
    <w:multiLevelType w:val="multilevel"/>
    <w:tmpl w:val="6942A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942A5B2"/>
    <w:multiLevelType w:val="multilevel"/>
    <w:tmpl w:val="6942A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942A5BD"/>
    <w:multiLevelType w:val="multilevel"/>
    <w:tmpl w:val="6942A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9"/>
  </w:num>
  <w:num w:numId="5">
    <w:abstractNumId w:val="10"/>
  </w:num>
  <w:num w:numId="6">
    <w:abstractNumId w:val="11"/>
  </w:num>
  <w:num w:numId="7">
    <w:abstractNumId w:val="12"/>
  </w:num>
  <w:num w:numId="8">
    <w:abstractNumId w:val="13"/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2"/>
  </w:num>
  <w:num w:numId="13">
    <w:abstractNumId w:val="3"/>
  </w:num>
  <w:num w:numId="14">
    <w:abstractNumId w:val="4"/>
  </w:num>
  <w:num w:numId="15">
    <w:abstractNumId w:val="5"/>
  </w:num>
  <w:num w:numId="16">
    <w:abstractNumId w:val="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942F4"/>
    <w:rsid w:val="100942F4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2025-12-17T12:38:00Z</dcterms:created>
  <dc:creator>zmc</dc:creator>
  <cp:lastModifiedBy>zmc</cp:lastModifiedBy>
  <dcterms:modified xsi:type="dcterms:W3CDTF">2025-12-17T12:38:59Z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2052-10.8.0.5918</vt:lpwstr>
  </property>
</Properties>
</file>